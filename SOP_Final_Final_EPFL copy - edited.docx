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66D1" w14:textId="77777777" w:rsidR="000343CB" w:rsidRDefault="00000000">
      <w:pPr>
        <w:pStyle w:val="Body"/>
        <w:spacing w:after="240" w:line="240" w:lineRule="auto"/>
      </w:pPr>
      <w:r>
        <w:t xml:space="preserve">My robotics journey began </w:t>
      </w:r>
      <w:del w:id="0" w:author="Maddy Wiener" w:date="2025-12-07T21:51:00Z">
        <w:r>
          <w:delText>with</w:delText>
        </w:r>
      </w:del>
      <w:ins w:id="1" w:author="Maddy Wiener" w:date="2025-12-07T21:51:00Z">
        <w:r>
          <w:t>when I entered</w:t>
        </w:r>
      </w:ins>
      <w:r>
        <w:t xml:space="preserve"> middle school VEX competitions. </w:t>
      </w:r>
      <w:del w:id="2" w:author="Maddy Wiener" w:date="2025-12-07T21:51:00Z">
        <w:r>
          <w:delText xml:space="preserve">The challenge of </w:delText>
        </w:r>
      </w:del>
      <w:ins w:id="3" w:author="Maddy Wiener" w:date="2025-12-07T21:51:00Z">
        <w:r>
          <w:t>T</w:t>
        </w:r>
      </w:ins>
      <w:del w:id="4" w:author="Maddy Wiener" w:date="2025-12-07T21:51:00Z">
        <w:r>
          <w:delText>t</w:delText>
        </w:r>
      </w:del>
      <w:r>
        <w:t xml:space="preserve">ranslating precise algorithms into consistent physical motion taught me that reliable autonomy in robots requires </w:t>
      </w:r>
      <w:del w:id="5" w:author="Maddy Wiener" w:date="2025-12-07T21:51:00Z">
        <w:r>
          <w:delText xml:space="preserve">a </w:delText>
        </w:r>
      </w:del>
      <w:r>
        <w:t>careful interweaving of sensing, actuation, and control</w:t>
      </w:r>
      <w:ins w:id="6" w:author="Maddy Wiener" w:date="2025-12-07T21:52:00Z">
        <w:r>
          <w:t>.</w:t>
        </w:r>
      </w:ins>
      <w:del w:id="7" w:author="Maddy Wiener" w:date="2025-12-07T21:51:00Z">
        <w:r>
          <w:delText>,</w:delText>
        </w:r>
      </w:del>
      <w:r>
        <w:t xml:space="preserve"> </w:t>
      </w:r>
      <w:del w:id="8" w:author="Maddy Wiener" w:date="2025-12-07T21:52:00Z">
        <w:r>
          <w:delText>and</w:delText>
        </w:r>
      </w:del>
      <w:ins w:id="9" w:author="Maddy Wiener" w:date="2025-12-07T21:52:00Z">
        <w:r>
          <w:t>This work</w:t>
        </w:r>
      </w:ins>
      <w:r>
        <w:t xml:space="preserve"> sparked my desire to create agile, intelligent machines. </w:t>
      </w:r>
      <w:del w:id="10" w:author="Maddy Wiener" w:date="2025-12-07T21:52:00Z">
        <w:r>
          <w:delText>Now, m</w:delText>
        </w:r>
      </w:del>
      <w:ins w:id="11" w:author="Maddy Wiener" w:date="2025-12-07T21:52:00Z">
        <w:r>
          <w:t>M</w:t>
        </w:r>
      </w:ins>
      <w:r>
        <w:t xml:space="preserve">y research in robotics has </w:t>
      </w:r>
      <w:ins w:id="12" w:author="Maddy Wiener" w:date="2025-12-07T21:52:00Z">
        <w:r>
          <w:t xml:space="preserve">now </w:t>
        </w:r>
      </w:ins>
      <w:r>
        <w:t xml:space="preserve">narrowed to </w:t>
      </w:r>
      <w:ins w:id="13" w:author="Maddy Wiener" w:date="2025-12-07T21:52:00Z">
        <w:r>
          <w:t xml:space="preserve">the </w:t>
        </w:r>
      </w:ins>
      <w:del w:id="14" w:author="Maddy Wiener" w:date="2025-12-07T21:52:00Z">
        <w:r>
          <w:delText>a</w:delText>
        </w:r>
      </w:del>
      <w:r>
        <w:rPr>
          <w:lang w:val="fr-FR"/>
        </w:rPr>
        <w:t xml:space="preserve"> core objective</w:t>
      </w:r>
      <w:ins w:id="15" w:author="Maddy Wiener" w:date="2025-12-07T21:52:00Z">
        <w:r>
          <w:t xml:space="preserve"> of</w:t>
        </w:r>
      </w:ins>
      <w:del w:id="16" w:author="Maddy Wiener" w:date="2025-12-07T21:52:00Z">
        <w:r>
          <w:delText>:</w:delText>
        </w:r>
      </w:del>
      <w:r>
        <w:t xml:space="preserve"> </w:t>
      </w:r>
      <w:r>
        <w:rPr>
          <w:u w:val="single"/>
        </w:rPr>
        <w:t xml:space="preserve">enabling robots to navigate unstructured environments efficiently while being robust </w:t>
      </w:r>
      <w:del w:id="17" w:author="Maddy Wiener" w:date="2025-12-07T21:52:00Z">
        <w:r>
          <w:rPr>
            <w:u w:val="single"/>
          </w:rPr>
          <w:delText>to</w:delText>
        </w:r>
      </w:del>
      <w:ins w:id="18" w:author="Maddy Wiener" w:date="2025-12-07T21:52:00Z">
        <w:r>
          <w:rPr>
            <w:u w:val="single"/>
          </w:rPr>
          <w:t>against</w:t>
        </w:r>
      </w:ins>
      <w:r>
        <w:rPr>
          <w:u w:val="single"/>
          <w:lang w:val="it-IT"/>
        </w:rPr>
        <w:t xml:space="preserve"> disturbances</w:t>
      </w:r>
      <w:r>
        <w:t xml:space="preserve">. </w:t>
      </w:r>
      <w:ins w:id="19" w:author="Maddy Wiener" w:date="2025-12-07T21:59:00Z">
        <w:r>
          <w:t xml:space="preserve">Ultimately, </w:t>
        </w:r>
      </w:ins>
      <w:r>
        <w:t xml:space="preserve">I aim to develop control frameworks that combine </w:t>
      </w:r>
      <w:r>
        <w:rPr>
          <w:u w:val="single"/>
        </w:rPr>
        <w:t>mechanical intelligence, model-based dynamics, and data-driven adaptation</w:t>
      </w:r>
      <w:r>
        <w:t>.</w:t>
      </w:r>
    </w:p>
    <w:p w14:paraId="5E134E25" w14:textId="77777777" w:rsidR="000343CB" w:rsidRDefault="00000000">
      <w:pPr>
        <w:pStyle w:val="Body"/>
        <w:spacing w:after="240" w:line="240" w:lineRule="auto"/>
      </w:pPr>
      <w:r>
        <w:t>Collisions between the foot and ground cause significant energy dissipation in legged locomotion. Although compliant mechanisms</w:t>
      </w:r>
      <w:del w:id="20" w:author="Maddy Wiener" w:date="2025-12-07T21:52:00Z">
        <w:r>
          <w:delText xml:space="preserve"> are known to</w:delText>
        </w:r>
      </w:del>
      <w:r>
        <w:t xml:space="preserve"> buffer these impacts, their passive recoil often mismatches the gait cycle, undermining both efficiency and stability. In my first research project, </w:t>
      </w:r>
      <w:del w:id="21" w:author="Maddy Wiener" w:date="2025-12-07T21:52:00Z">
        <w:r>
          <w:rPr>
            <w:lang w:val="ru-RU"/>
          </w:rPr>
          <w:delText>"</w:delText>
        </w:r>
      </w:del>
      <w:r>
        <w:t>Energy-Recycling Biped,</w:t>
      </w:r>
      <w:del w:id="22" w:author="Maddy Wiener" w:date="2025-12-07T21:52:00Z">
        <w:r>
          <w:rPr>
            <w:lang w:val="ru-RU"/>
          </w:rPr>
          <w:delText>"</w:delText>
        </w:r>
      </w:del>
      <w:r>
        <w:t xml:space="preserve"> I addressed this challenge by proposing a </w:t>
      </w:r>
      <w:r>
        <w:rPr>
          <w:u w:val="single"/>
        </w:rPr>
        <w:t>spring-clutch mechanism that actively manages energy flow</w:t>
      </w:r>
      <w:ins w:id="23" w:author="Maddy Wiener" w:date="2025-12-07T21:53:00Z">
        <w:r>
          <w:rPr>
            <w:u w:val="single"/>
          </w:rPr>
          <w:t xml:space="preserve">. </w:t>
        </w:r>
      </w:ins>
      <w:del w:id="24" w:author="Maddy Wiener" w:date="2025-12-07T21:53:00Z">
        <w:r>
          <w:delText xml:space="preserve">—capturing </w:delText>
        </w:r>
      </w:del>
      <w:ins w:id="25" w:author="Maddy Wiener" w:date="2025-12-07T21:53:00Z">
        <w:r>
          <w:t xml:space="preserve">This captured </w:t>
        </w:r>
      </w:ins>
      <w:r>
        <w:t>impact energy during compression and lock</w:t>
      </w:r>
      <w:ins w:id="26" w:author="Maddy Wiener" w:date="2025-12-07T21:53:00Z">
        <w:r>
          <w:t>ed</w:t>
        </w:r>
      </w:ins>
      <w:del w:id="27" w:author="Maddy Wiener" w:date="2025-12-07T21:53:00Z">
        <w:r>
          <w:delText>ing</w:delText>
        </w:r>
      </w:del>
      <w:r>
        <w:t xml:space="preserve"> it, </w:t>
      </w:r>
      <w:del w:id="28" w:author="Maddy Wiener" w:date="2025-12-07T21:53:00Z">
        <w:r>
          <w:delText xml:space="preserve">then </w:delText>
        </w:r>
      </w:del>
      <w:r>
        <w:t xml:space="preserve">releasing </w:t>
      </w:r>
      <w:del w:id="29" w:author="Maddy Wiener" w:date="2025-12-07T21:53:00Z">
        <w:r>
          <w:delText xml:space="preserve">it </w:delText>
        </w:r>
      </w:del>
      <w:r>
        <w:t>only when it aid</w:t>
      </w:r>
      <w:ins w:id="30" w:author="Maddy Wiener" w:date="2025-12-07T21:53:00Z">
        <w:r>
          <w:t>ed</w:t>
        </w:r>
      </w:ins>
      <w:del w:id="31" w:author="Maddy Wiener" w:date="2025-12-07T21:53:00Z">
        <w:r>
          <w:delText>s</w:delText>
        </w:r>
      </w:del>
      <w:r>
        <w:t xml:space="preserve"> propulsion. After modeling the system's hybrid dynamics</w:t>
      </w:r>
      <w:ins w:id="32" w:author="Maddy Wiener" w:date="2025-12-07T22:07:00Z">
        <w:r>
          <w:t xml:space="preserve">, </w:t>
        </w:r>
      </w:ins>
      <w:del w:id="33" w:author="Maddy Wiener" w:date="2025-12-07T22:07:00Z">
        <w:r>
          <w:delText>—decomposed into free compression, locked-clutch stance, and double-support phases—</w:delText>
        </w:r>
      </w:del>
      <w:r>
        <w:t>I derived the Lagrangian equations of motion and analyzed stability using Poincar</w:t>
      </w:r>
      <w:r>
        <w:rPr>
          <w:lang w:val="fr-FR"/>
        </w:rPr>
        <w:t xml:space="preserve">é </w:t>
      </w:r>
      <w:r>
        <w:t xml:space="preserve">maps. By validating </w:t>
      </w:r>
      <w:del w:id="34" w:author="Maddy Wiener" w:date="2025-12-07T21:53:00Z">
        <w:r>
          <w:delText>in</w:delText>
        </w:r>
      </w:del>
      <w:ins w:id="35" w:author="Maddy Wiener" w:date="2025-12-07T21:53:00Z">
        <w:r>
          <w:t>the</w:t>
        </w:r>
      </w:ins>
      <w:r>
        <w:t xml:space="preserve"> simulation, the </w:t>
      </w:r>
      <w:r>
        <w:rPr>
          <w:u w:val="single"/>
        </w:rPr>
        <w:t>CoT reduced to 0.02</w:t>
      </w:r>
      <w:ins w:id="36" w:author="Maddy Wiener" w:date="2025-12-07T21:54:00Z">
        <w:r>
          <w:rPr>
            <w:u w:val="single"/>
          </w:rPr>
          <w:t xml:space="preserve">, </w:t>
        </w:r>
      </w:ins>
      <w:del w:id="37" w:author="Maddy Wiener" w:date="2025-12-07T21:53:00Z">
        <w:r>
          <w:rPr>
            <w:u w:val="single"/>
          </w:rPr>
          <w:delText>—</w:delText>
        </w:r>
      </w:del>
      <w:r>
        <w:rPr>
          <w:u w:val="single"/>
        </w:rPr>
        <w:t>a 60% improvement</w:t>
      </w:r>
      <w:r>
        <w:t xml:space="preserve">. With further validation on the hardware prototype, I verified the control timing via MATLAB and confirmed </w:t>
      </w:r>
      <w:del w:id="38" w:author="Maddy Wiener" w:date="2025-12-07T21:55:00Z">
        <w:r>
          <w:delText>these</w:delText>
        </w:r>
      </w:del>
      <w:ins w:id="39" w:author="Maddy Wiener" w:date="2025-12-07T21:55:00Z">
        <w:r>
          <w:t>the</w:t>
        </w:r>
      </w:ins>
      <w:r>
        <w:t xml:space="preserve"> efficiency gains through bench-top experiments. </w:t>
      </w:r>
      <w:del w:id="40" w:author="Maddy Wiener" w:date="2025-12-07T21:59:00Z">
        <w:r>
          <w:delText xml:space="preserve">The work is </w:delText>
        </w:r>
        <w:r>
          <w:rPr>
            <w:u w:val="single"/>
          </w:rPr>
          <w:delText>currently under review for ICRA 2025</w:delText>
        </w:r>
        <w:r>
          <w:delText>. However, testing</w:delText>
        </w:r>
      </w:del>
      <w:ins w:id="41" w:author="Maddy Wiener" w:date="2025-12-07T21:55:00Z">
        <w:r>
          <w:t>When I tested</w:t>
        </w:r>
      </w:ins>
      <w:r>
        <w:t xml:space="preserve"> my prototype outside of ideal conditions</w:t>
      </w:r>
      <w:ins w:id="42" w:author="Maddy Wiener" w:date="2025-12-07T21:55:00Z">
        <w:r>
          <w:t>, it</w:t>
        </w:r>
      </w:ins>
      <w:r>
        <w:t xml:space="preserve"> revealed a fundamental limitation: </w:t>
      </w:r>
      <w:ins w:id="43" w:author="Maddy Wiener" w:date="2025-12-07T21:55:00Z">
        <w:r>
          <w:t>T</w:t>
        </w:r>
      </w:ins>
      <w:del w:id="44" w:author="Maddy Wiener" w:date="2025-12-07T21:55:00Z">
        <w:r>
          <w:delText>t</w:delText>
        </w:r>
      </w:del>
      <w:r>
        <w:t>he passive dynamic walker was under</w:t>
      </w:r>
      <w:ins w:id="45" w:author="Maddy Wiener" w:date="2025-12-07T21:56:00Z">
        <w:r>
          <w:t xml:space="preserve"> </w:t>
        </w:r>
      </w:ins>
      <w:r>
        <w:t>actuated and lacked the authority to reject un</w:t>
      </w:r>
      <w:ins w:id="46" w:author="Maddy Wiener" w:date="2025-12-07T21:56:00Z">
        <w:r>
          <w:t>-</w:t>
        </w:r>
      </w:ins>
      <w:r>
        <w:t xml:space="preserve">modeled terrain impulses. This motivated a shift from passive stability to </w:t>
      </w:r>
      <w:r>
        <w:rPr>
          <w:u w:val="single"/>
        </w:rPr>
        <w:t>active, full-state control</w:t>
      </w:r>
      <w:r>
        <w:t>.</w:t>
      </w:r>
    </w:p>
    <w:p w14:paraId="25A9C2B3" w14:textId="77777777" w:rsidR="000343CB" w:rsidRDefault="00000000">
      <w:pPr>
        <w:pStyle w:val="Body"/>
        <w:spacing w:after="240" w:line="240" w:lineRule="auto"/>
      </w:pPr>
      <w:r>
        <w:t xml:space="preserve">To enable robust locomotion on irregular terrain, I joined the "Aero-OMEGA Hopping Robot" project at CUHK. Before diving into advanced control strategies, I </w:t>
      </w:r>
      <w:del w:id="47" w:author="Maddy Wiener" w:date="2025-12-07T21:57:00Z">
        <w:r>
          <w:delText xml:space="preserve">first </w:delText>
        </w:r>
      </w:del>
      <w:r>
        <w:t xml:space="preserve">addressed the platform's foundational limitations by re-architecting the embedded system. I established a </w:t>
      </w:r>
      <w:r>
        <w:rPr>
          <w:u w:val="single"/>
        </w:rPr>
        <w:t>deterministic real-time framework</w:t>
      </w:r>
      <w:r>
        <w:t xml:space="preserve"> and optimized the asynchronous middleware (LCM)</w:t>
      </w:r>
      <w:ins w:id="48" w:author="Maddy Wiener" w:date="2025-12-07T21:57:00Z">
        <w:r>
          <w:t>,</w:t>
        </w:r>
      </w:ins>
      <w:r>
        <w:t xml:space="preserve"> </w:t>
      </w:r>
      <w:del w:id="49" w:author="Maddy Wiener" w:date="2025-12-07T21:57:00Z">
        <w:r>
          <w:delText xml:space="preserve">to </w:delText>
        </w:r>
      </w:del>
      <w:r>
        <w:t>guarantee</w:t>
      </w:r>
      <w:ins w:id="50" w:author="Maddy Wiener" w:date="2025-12-07T21:57:00Z">
        <w:r>
          <w:t>ing</w:t>
        </w:r>
      </w:ins>
      <w:r>
        <w:t xml:space="preserve"> high-bandwidth communication between the aerodynamic flight controller and parallel leg actuators. Leveraging this rigorous software foundation, I built a </w:t>
      </w:r>
      <w:r>
        <w:rPr>
          <w:u w:val="single"/>
        </w:rPr>
        <w:t>Whole-Body Control (WBC) framework</w:t>
      </w:r>
      <w:r>
        <w:t xml:space="preserve"> that explicitly account</w:t>
      </w:r>
      <w:del w:id="51" w:author="Maddy Wiener" w:date="2025-12-07T21:57:00Z">
        <w:r>
          <w:delText>s</w:delText>
        </w:r>
      </w:del>
      <w:ins w:id="52" w:author="Maddy Wiener" w:date="2025-12-07T21:57:00Z">
        <w:r>
          <w:t xml:space="preserve">ed </w:t>
        </w:r>
      </w:ins>
      <w:del w:id="53" w:author="Maddy Wiener" w:date="2025-12-07T21:57:00Z">
        <w:r>
          <w:delText xml:space="preserve"> </w:delText>
        </w:r>
      </w:del>
      <w:r>
        <w:t>for full-system dynamics. I</w:t>
      </w:r>
      <w:ins w:id="54" w:author="Maddy Wiener" w:date="2025-12-07T21:57:00Z">
        <w:r>
          <w:t xml:space="preserve"> also</w:t>
        </w:r>
      </w:ins>
      <w:r>
        <w:t xml:space="preserve"> integrated a propulsion module with a 3-RSR parallel leg and designed a </w:t>
      </w:r>
      <w:r>
        <w:rPr>
          <w:u w:val="single"/>
          <w:lang w:val="it-IT"/>
        </w:rPr>
        <w:t>Quadratic Program (QP) controller</w:t>
      </w:r>
      <w:r>
        <w:t xml:space="preserve"> that treat</w:t>
      </w:r>
      <w:ins w:id="55" w:author="Maddy Wiener" w:date="2025-12-07T21:57:00Z">
        <w:r>
          <w:t>ed</w:t>
        </w:r>
      </w:ins>
      <w:del w:id="56" w:author="Maddy Wiener" w:date="2025-12-07T21:57:00Z">
        <w:r>
          <w:delText>s</w:delText>
        </w:r>
      </w:del>
      <w:r>
        <w:t xml:space="preserve"> foot contact forces and aerodynamic thrust as coupled decision variables. This enabled simultaneous regulation of </w:t>
      </w:r>
      <w:ins w:id="57" w:author="Maddy Wiener" w:date="2025-12-07T22:06:00Z">
        <w:r>
          <w:t xml:space="preserve">the </w:t>
        </w:r>
      </w:ins>
      <w:r>
        <w:t xml:space="preserve">base attitude and vertical impulse, effectively separating stabilization from hopping dynamics. I led the hardware rebuild and validation, </w:t>
      </w:r>
      <w:ins w:id="58" w:author="Maddy Wiener" w:date="2025-12-07T22:06:00Z">
        <w:r>
          <w:t xml:space="preserve">which demonstrated </w:t>
        </w:r>
      </w:ins>
      <w:del w:id="59" w:author="Maddy Wiener" w:date="2025-12-07T22:06:00Z">
        <w:r>
          <w:delText xml:space="preserve">demonstrating </w:delText>
        </w:r>
      </w:del>
      <w:r>
        <w:rPr>
          <w:u w:val="single"/>
        </w:rPr>
        <w:t>continuous 3D hopping over uneven brick terrain</w:t>
      </w:r>
      <w:r>
        <w:t xml:space="preserve"> and execut</w:t>
      </w:r>
      <w:ins w:id="60" w:author="Maddy Wiener" w:date="2025-12-07T22:06:00Z">
        <w:r>
          <w:t>ed</w:t>
        </w:r>
      </w:ins>
      <w:del w:id="61" w:author="Maddy Wiener" w:date="2025-12-07T22:06:00Z">
        <w:r>
          <w:delText>ing</w:delText>
        </w:r>
      </w:del>
      <w:r>
        <w:t xml:space="preserve"> a "Cat-Fall" reorientation maneuver. The active controller </w:t>
      </w:r>
      <w:del w:id="62" w:author="Maddy Wiener" w:date="2025-12-07T21:58:00Z">
        <w:r>
          <w:delText>was</w:delText>
        </w:r>
      </w:del>
      <w:ins w:id="63" w:author="Maddy Wiener" w:date="2025-12-07T21:58:00Z">
        <w:r>
          <w:t>proved</w:t>
        </w:r>
      </w:ins>
      <w:r>
        <w:t xml:space="preserve"> highly effective</w:t>
      </w:r>
      <w:ins w:id="64" w:author="Maddy Wiener" w:date="2025-12-07T21:58:00Z">
        <w:r>
          <w:t xml:space="preserve"> and </w:t>
        </w:r>
      </w:ins>
      <w:del w:id="65" w:author="Maddy Wiener" w:date="2025-12-07T21:58:00Z">
        <w:r>
          <w:delText>,</w:delText>
        </w:r>
      </w:del>
      <w:r>
        <w:t xml:space="preserve"> allow</w:t>
      </w:r>
      <w:ins w:id="66" w:author="Maddy Wiener" w:date="2025-12-07T21:58:00Z">
        <w:r>
          <w:t>ed</w:t>
        </w:r>
      </w:ins>
      <w:del w:id="67" w:author="Maddy Wiener" w:date="2025-12-07T21:58:00Z">
        <w:r>
          <w:delText>ing</w:delText>
        </w:r>
      </w:del>
      <w:r>
        <w:t xml:space="preserve"> the robot to </w:t>
      </w:r>
      <w:r>
        <w:rPr>
          <w:u w:val="single"/>
        </w:rPr>
        <w:t>regain balance within one second after major disturbances</w:t>
      </w:r>
      <w:r>
        <w:t>.</w:t>
      </w:r>
      <w:del w:id="68" w:author="Maddy Wiener" w:date="2025-12-07T21:59:00Z">
        <w:r>
          <w:delText xml:space="preserve"> The current work is </w:delText>
        </w:r>
        <w:r>
          <w:rPr>
            <w:u w:val="single"/>
          </w:rPr>
          <w:delText>under submission to BioRob 2026</w:delText>
        </w:r>
        <w:r>
          <w:delText>.</w:delText>
        </w:r>
      </w:del>
      <w:r>
        <w:t xml:space="preserve"> A critical limitation emerged during terrain changes</w:t>
      </w:r>
      <w:ins w:id="69" w:author="Maddy Wiener" w:date="2025-12-07T21:59:00Z">
        <w:r>
          <w:t>.</w:t>
        </w:r>
      </w:ins>
      <w:del w:id="70" w:author="Maddy Wiener" w:date="2025-12-07T21:59:00Z">
        <w:r>
          <w:delText>:</w:delText>
        </w:r>
      </w:del>
      <w:r>
        <w:t xml:space="preserve"> </w:t>
      </w:r>
      <w:del w:id="71" w:author="Maddy Wiener" w:date="2025-12-07T21:59:00Z">
        <w:r>
          <w:delText>whenever</w:delText>
        </w:r>
      </w:del>
      <w:ins w:id="72" w:author="Maddy Wiener" w:date="2025-12-07T21:59:00Z">
        <w:r>
          <w:t>When</w:t>
        </w:r>
      </w:ins>
      <w:r>
        <w:t xml:space="preserve"> the operational scene shifted, the existing dynamic model became inaccurate. This dependency on manual intervention for each new environment highlighted </w:t>
      </w:r>
      <w:ins w:id="73" w:author="Maddy Wiener" w:date="2025-12-07T22:00:00Z">
        <w:r>
          <w:t xml:space="preserve">the struggles </w:t>
        </w:r>
      </w:ins>
      <w:r>
        <w:t xml:space="preserve">that a purely model-based method </w:t>
      </w:r>
      <w:ins w:id="74" w:author="Maddy Wiener" w:date="2025-12-07T22:00:00Z">
        <w:r>
          <w:t xml:space="preserve">encounters.  </w:t>
        </w:r>
      </w:ins>
      <w:del w:id="75" w:author="Maddy Wiener" w:date="2025-12-07T22:00:00Z">
        <w:r>
          <w:delText xml:space="preserve">struggles to adapt efficiently to unforeseen environmental changes. </w:delText>
        </w:r>
      </w:del>
      <w:r>
        <w:t xml:space="preserve">To achieve robust adaptation without constant re-modeling, I began exploring </w:t>
      </w:r>
      <w:r>
        <w:rPr>
          <w:u w:val="single"/>
        </w:rPr>
        <w:t>data-driven approaches</w:t>
      </w:r>
      <w:r>
        <w:t>.</w:t>
      </w:r>
    </w:p>
    <w:p w14:paraId="7C9F1E05" w14:textId="77777777" w:rsidR="000343CB" w:rsidRDefault="00000000">
      <w:pPr>
        <w:pStyle w:val="Body"/>
        <w:spacing w:after="240" w:line="240" w:lineRule="auto"/>
        <w:rPr>
          <w:del w:id="76" w:author="Maddy Wiener" w:date="2025-12-07T22:03:00Z"/>
        </w:rPr>
      </w:pPr>
      <w:del w:id="77" w:author="Maddy Wiener" w:date="2025-12-07T22:00:00Z">
        <w:r>
          <w:delText>Turning to</w:delText>
        </w:r>
      </w:del>
      <w:ins w:id="78" w:author="Maddy Wiener" w:date="2025-12-07T22:00:00Z">
        <w:r>
          <w:t>Using</w:t>
        </w:r>
      </w:ins>
      <w:r>
        <w:t xml:space="preserve"> reinforcement learning, I applied this framework to the </w:t>
      </w:r>
      <w:r>
        <w:rPr>
          <w:u w:val="single"/>
          <w:lang w:val="es-ES_tradnl"/>
        </w:rPr>
        <w:t>parallel-mechanism monopod</w:t>
      </w:r>
      <w:r>
        <w:t xml:space="preserve">. </w:t>
      </w:r>
      <w:del w:id="79" w:author="Maddy Wiener" w:date="2025-12-07T22:01:00Z">
        <w:r>
          <w:delText>The primary challenge in creating this framework was b</w:delText>
        </w:r>
      </w:del>
      <w:ins w:id="80" w:author="Maddy Wiener" w:date="2025-12-07T22:01:00Z">
        <w:r>
          <w:t>B</w:t>
        </w:r>
      </w:ins>
      <w:r>
        <w:t xml:space="preserve">ridging the </w:t>
      </w:r>
      <w:r>
        <w:rPr>
          <w:u w:val="single"/>
          <w:lang w:val="nl-NL"/>
        </w:rPr>
        <w:t>Sim-to-Real gap</w:t>
      </w:r>
      <w:r>
        <w:t xml:space="preserve"> caused by the complex kinematic constraints of the parallel mechanism and state estimation errors during prolonged aerial phases</w:t>
      </w:r>
      <w:ins w:id="81" w:author="Maddy Wiener" w:date="2025-12-07T22:01:00Z">
        <w:r>
          <w:t xml:space="preserve"> </w:t>
        </w:r>
        <w:r>
          <w:lastRenderedPageBreak/>
          <w:t>presented the biggest challenge</w:t>
        </w:r>
      </w:ins>
      <w:r>
        <w:t xml:space="preserve">. To combat this, I developed a learning framework that integrated an </w:t>
      </w:r>
      <w:r>
        <w:rPr>
          <w:u w:val="single"/>
          <w:lang w:val="it-IT"/>
        </w:rPr>
        <w:t>equivalent serial template model</w:t>
      </w:r>
      <w:r>
        <w:t xml:space="preserve"> with an encoder-decoder structure to encode long-history feedback and alleviate </w:t>
      </w:r>
      <w:del w:id="82" w:author="Maddy Wiener" w:date="2025-12-07T22:02:00Z">
        <w:r>
          <w:delText>underactuation</w:delText>
        </w:r>
      </w:del>
      <w:ins w:id="83" w:author="Maddy Wiener" w:date="2025-12-07T22:02:00Z">
        <w:r>
          <w:t>under-actuation</w:t>
        </w:r>
      </w:ins>
      <w:r>
        <w:t xml:space="preserve">. By utilizing the template model as a training surrogate and applying a torque-level conversion for deployment, I enabled the RL agent to </w:t>
      </w:r>
      <w:del w:id="84" w:author="Maddy Wiener" w:date="2025-12-07T22:02:00Z">
        <w:r>
          <w:delText>efficiently master</w:delText>
        </w:r>
      </w:del>
      <w:ins w:id="85" w:author="Maddy Wiener" w:date="2025-12-07T22:02:00Z">
        <w:r>
          <w:t>conquer</w:t>
        </w:r>
      </w:ins>
      <w:r>
        <w:t xml:space="preserve"> the complex dynamics. This approach allowed for </w:t>
      </w:r>
      <w:ins w:id="86" w:author="Maddy Wiener" w:date="2025-12-07T22:02:00Z">
        <w:r>
          <w:t xml:space="preserve">a </w:t>
        </w:r>
      </w:ins>
      <w:r>
        <w:rPr>
          <w:u w:val="single"/>
        </w:rPr>
        <w:t>zero-shot transfer to the physical robot</w:t>
      </w:r>
      <w:r>
        <w:t xml:space="preserve">, achieving </w:t>
      </w:r>
      <w:r>
        <w:rPr>
          <w:u w:val="single"/>
        </w:rPr>
        <w:t>stable hopping on sloped terrains for over 8 seconds</w:t>
      </w:r>
      <w:ins w:id="87" w:author="Maddy Wiener" w:date="2025-12-07T22:02:00Z">
        <w:r>
          <w:rPr>
            <w:u w:val="single"/>
          </w:rPr>
          <w:t xml:space="preserve">, </w:t>
        </w:r>
      </w:ins>
      <w:del w:id="88" w:author="Maddy Wiener" w:date="2025-12-07T22:02:00Z">
        <w:r>
          <w:delText>—</w:delText>
        </w:r>
      </w:del>
      <w:r>
        <w:t xml:space="preserve">a </w:t>
      </w:r>
      <w:r>
        <w:rPr>
          <w:u w:val="single"/>
        </w:rPr>
        <w:t>157% duration improvement</w:t>
      </w:r>
      <w:r>
        <w:t xml:space="preserve"> over our model-based baseline. I am currently extending the framework to the full propeller-assisted system. Preliminary results suggest that including aerodynamic wrenches in the observation space will allow the policy to alleviate the under-actuation brought </w:t>
      </w:r>
      <w:ins w:id="89" w:author="Maddy Wiener" w:date="2025-12-07T22:03:00Z">
        <w:r>
          <w:t xml:space="preserve">on </w:t>
        </w:r>
      </w:ins>
      <w:r>
        <w:t xml:space="preserve">by the aerial phase and </w:t>
      </w:r>
      <w:del w:id="90" w:author="Maddy Wiener" w:date="2025-12-07T22:03:00Z">
        <w:r>
          <w:delText xml:space="preserve">to </w:delText>
        </w:r>
      </w:del>
      <w:r>
        <w:t xml:space="preserve">actively modulate landing angles, paving the way for robust, end-to-end agile locomotion. </w:t>
      </w:r>
      <w:del w:id="91" w:author="Maddy Wiener" w:date="2025-12-07T22:03:00Z">
        <w:r>
          <w:delText>I plan to submit these results to IROS 2026.</w:delText>
        </w:r>
      </w:del>
    </w:p>
    <w:p w14:paraId="7F4FB394" w14:textId="77777777" w:rsidR="000343CB" w:rsidRDefault="00000000">
      <w:pPr>
        <w:pStyle w:val="Body"/>
        <w:spacing w:after="240" w:line="240" w:lineRule="auto"/>
      </w:pPr>
      <w:r>
        <w:t xml:space="preserve">These research experiences </w:t>
      </w:r>
      <w:del w:id="92" w:author="Maddy Wiener" w:date="2025-12-07T22:04:00Z">
        <w:r>
          <w:delText xml:space="preserve">have </w:delText>
        </w:r>
      </w:del>
      <w:r>
        <w:t>built on the solid academic foundation I acquired at GTIIT, where I majored in Mechanical Engineering and Robotics</w:t>
      </w:r>
      <w:del w:id="93" w:author="Maddy Wiener" w:date="2025-12-07T22:04:00Z">
        <w:r>
          <w:delText xml:space="preserve"> (</w:delText>
        </w:r>
        <w:r>
          <w:rPr>
            <w:u w:val="single"/>
          </w:rPr>
          <w:delText>Core GPA: 90.4/100</w:delText>
        </w:r>
        <w:r>
          <w:delText>)</w:delText>
        </w:r>
      </w:del>
      <w:r>
        <w:t xml:space="preserve">. My coursework provided me with rigorous training in analytical modeling, high-fidelity simulation, and embedded systems. While studying and researching, I </w:t>
      </w:r>
      <w:r>
        <w:rPr>
          <w:u w:val="single"/>
        </w:rPr>
        <w:t>co-founded GTIIT's first RoboMaster team</w:t>
      </w:r>
      <w:r>
        <w:t xml:space="preserve">. As Mechanical Advisor, I led the development of our competition robot from concept to a </w:t>
      </w:r>
      <w:r>
        <w:rPr>
          <w:u w:val="single"/>
        </w:rPr>
        <w:t>top-8 RMUL finish</w:t>
      </w:r>
      <w:r>
        <w:t>, honing my ability to lead multidisciplinary teams and manage complex system integration under tight deadlines.</w:t>
      </w:r>
    </w:p>
    <w:p w14:paraId="2FA92815" w14:textId="77777777" w:rsidR="000343CB" w:rsidRDefault="00000000">
      <w:pPr>
        <w:pStyle w:val="Body"/>
        <w:spacing w:after="120" w:line="240" w:lineRule="auto"/>
      </w:pPr>
      <w:r>
        <w:rPr>
          <w:b/>
          <w:bCs/>
        </w:rPr>
        <w:t>Why EPFL</w:t>
      </w:r>
    </w:p>
    <w:p w14:paraId="07737617" w14:textId="77777777" w:rsidR="000343CB" w:rsidRDefault="00000000">
      <w:pPr>
        <w:pStyle w:val="Body"/>
        <w:spacing w:after="240" w:line="240" w:lineRule="auto"/>
      </w:pPr>
      <w:r>
        <w:t xml:space="preserve">EPFL's robotics community excels in </w:t>
      </w:r>
      <w:r>
        <w:rPr>
          <w:u w:val="single"/>
        </w:rPr>
        <w:t>biorobotics, locomotion control, and bio-inspired design</w:t>
      </w:r>
      <w:r>
        <w:t xml:space="preserve">. I am particularly drawn to </w:t>
      </w:r>
      <w:r>
        <w:rPr>
          <w:b/>
          <w:bCs/>
        </w:rPr>
        <w:t>Professor Josie Hughes</w:t>
      </w:r>
      <w:r>
        <w:t xml:space="preserve">'s work on embodied intelligence, which I first encountered at her IROS talk. I am also interested in </w:t>
      </w:r>
      <w:r>
        <w:rPr>
          <w:b/>
          <w:bCs/>
          <w:lang w:val="nl-NL"/>
        </w:rPr>
        <w:t>Professor Auke Ijspeert</w:t>
      </w:r>
      <w:r>
        <w:t xml:space="preserve">'s research on Central Pattern Generators </w:t>
      </w:r>
      <w:del w:id="94" w:author="Maddy Wiener" w:date="2025-12-07T22:04:00Z">
        <w:r>
          <w:rPr>
            <w:lang w:val="pt-PT"/>
          </w:rPr>
          <w:delText xml:space="preserve">(CPGs) </w:delText>
        </w:r>
      </w:del>
      <w:r>
        <w:t xml:space="preserve">for locomotion control. I </w:t>
      </w:r>
      <w:ins w:id="95" w:author="Maddy Wiener" w:date="2025-12-07T22:05:00Z">
        <w:r>
          <w:t xml:space="preserve">hope to continue my contributions to </w:t>
        </w:r>
      </w:ins>
      <w:del w:id="96" w:author="Maddy Wiener" w:date="2025-12-07T22:05:00Z">
        <w:r>
          <w:delText xml:space="preserve">am looking forward to contributing to these </w:delText>
        </w:r>
      </w:del>
      <w:r>
        <w:t>fascinating fields at EPFL.</w:t>
      </w:r>
    </w:p>
    <w:p w14:paraId="7385F644" w14:textId="77777777" w:rsidR="000343CB" w:rsidRDefault="00000000">
      <w:pPr>
        <w:pStyle w:val="Body"/>
        <w:spacing w:after="240" w:line="240" w:lineRule="auto"/>
      </w:pPr>
      <w:r>
        <w:t xml:space="preserve">My background in </w:t>
      </w:r>
      <w:r>
        <w:rPr>
          <w:u w:val="single"/>
        </w:rPr>
        <w:t>hybrid dynamics, whole-body control, and reinforcement learning for legged locomotion</w:t>
      </w:r>
      <w:r>
        <w:t xml:space="preserve"> </w:t>
      </w:r>
      <w:ins w:id="97" w:author="Maddy Wiener" w:date="2025-12-07T22:05:00Z">
        <w:r>
          <w:t xml:space="preserve">perfectly </w:t>
        </w:r>
      </w:ins>
      <w:r>
        <w:rPr>
          <w:lang w:val="fr-FR"/>
        </w:rPr>
        <w:t>position</w:t>
      </w:r>
      <w:del w:id="98" w:author="Maddy Wiener" w:date="2025-12-07T22:05:00Z">
        <w:r>
          <w:delText>s</w:delText>
        </w:r>
      </w:del>
      <w:r>
        <w:t xml:space="preserve"> me to </w:t>
      </w:r>
      <w:ins w:id="99" w:author="Maddy Wiener" w:date="2025-12-07T22:05:00Z">
        <w:r>
          <w:t xml:space="preserve">make a positive impact on the </w:t>
        </w:r>
      </w:ins>
      <w:del w:id="100" w:author="Maddy Wiener" w:date="2025-12-07T22:05:00Z">
        <w:r>
          <w:delText xml:space="preserve">contribute to </w:delText>
        </w:r>
      </w:del>
      <w:r>
        <w:t>EPFL's robotics community.</w:t>
      </w:r>
    </w:p>
    <w:sectPr w:rsidR="000343CB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03E61" w14:textId="77777777" w:rsidR="00E930EB" w:rsidRDefault="00E930EB">
      <w:r>
        <w:separator/>
      </w:r>
    </w:p>
  </w:endnote>
  <w:endnote w:type="continuationSeparator" w:id="0">
    <w:p w14:paraId="019FA3C4" w14:textId="77777777" w:rsidR="00E930EB" w:rsidRDefault="00E93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0A8D2" w14:textId="77777777" w:rsidR="000343CB" w:rsidRDefault="000343CB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8BFFF" w14:textId="77777777" w:rsidR="00E930EB" w:rsidRDefault="00E930EB">
      <w:r>
        <w:separator/>
      </w:r>
    </w:p>
  </w:footnote>
  <w:footnote w:type="continuationSeparator" w:id="0">
    <w:p w14:paraId="4CCDEA4E" w14:textId="77777777" w:rsidR="00E930EB" w:rsidRDefault="00E930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96935" w14:textId="77777777" w:rsidR="000343CB" w:rsidRDefault="000343CB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hideSpellingErrors/>
  <w:hideGrammaticalErrors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3CB"/>
    <w:rsid w:val="000343CB"/>
    <w:rsid w:val="00067594"/>
    <w:rsid w:val="00D65E35"/>
    <w:rsid w:val="00E9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A8C7FB"/>
  <w15:docId w15:val="{DF59B2A5-1AC9-CA4F-B444-39DBBC7B1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Revision"/>
    <w:hidden/>
    <w:uiPriority w:val="99"/>
    <w:semiHidden/>
    <w:rsid w:val="000675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948</Words>
  <Characters>5407</Characters>
  <Application>Microsoft Office Word</Application>
  <DocSecurity>0</DocSecurity>
  <Lines>45</Lines>
  <Paragraphs>12</Paragraphs>
  <ScaleCrop>false</ScaleCrop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Chuhan ZHANG (999016355)</cp:lastModifiedBy>
  <cp:revision>2</cp:revision>
  <dcterms:created xsi:type="dcterms:W3CDTF">2025-12-08T03:55:00Z</dcterms:created>
  <dcterms:modified xsi:type="dcterms:W3CDTF">2025-12-08T03:55:00Z</dcterms:modified>
</cp:coreProperties>
</file>